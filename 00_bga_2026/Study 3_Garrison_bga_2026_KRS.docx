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9856" w14:textId="77777777" w:rsidR="00500E76" w:rsidRPr="001D602E" w:rsidRDefault="00500E76" w:rsidP="00500E76">
      <w:pPr>
        <w:spacing w:after="120" w:line="240" w:lineRule="auto"/>
        <w:jc w:val="center"/>
        <w:rPr>
          <w:rFonts w:cs="Arial"/>
          <w:b/>
          <w:bCs/>
        </w:rPr>
      </w:pPr>
      <w:r w:rsidRPr="001D602E">
        <w:rPr>
          <w:rFonts w:cs="Arial"/>
          <w:b/>
          <w:bCs/>
          <w:color w:val="EE0000"/>
        </w:rPr>
        <w:t xml:space="preserve">Study </w:t>
      </w:r>
      <w:r>
        <w:rPr>
          <w:rFonts w:cs="Arial"/>
          <w:b/>
          <w:bCs/>
          <w:color w:val="EE0000"/>
        </w:rPr>
        <w:t>3</w:t>
      </w:r>
    </w:p>
    <w:p w14:paraId="2C96DC6E" w14:textId="77777777" w:rsidR="00500E76" w:rsidRPr="007228C7" w:rsidRDefault="00500E76" w:rsidP="00500E76">
      <w:pPr>
        <w:rPr>
          <w:b/>
          <w:bCs/>
        </w:rPr>
      </w:pPr>
      <w:r w:rsidRPr="007228C7">
        <w:rPr>
          <w:b/>
          <w:bCs/>
        </w:rPr>
        <w:t>TITLE: Maximum 50 words</w:t>
      </w:r>
    </w:p>
    <w:p w14:paraId="329342DA" w14:textId="77777777" w:rsidR="00500E76" w:rsidRPr="007228C7" w:rsidRDefault="00500E76" w:rsidP="00500E76">
      <w:r>
        <w:rPr>
          <w:rFonts w:cs="Arial"/>
        </w:rPr>
        <w:t xml:space="preserve">Temporal Changes in the Heritability of Longevity over the last 300 years: Preliminary Evidence from Extended Pedigrees with 176 Million Kinship pairs </w:t>
      </w:r>
    </w:p>
    <w:p w14:paraId="56786555" w14:textId="77777777" w:rsidR="00500E76" w:rsidRPr="00063CD8" w:rsidRDefault="00500E76" w:rsidP="00500E76">
      <w:pPr>
        <w:rPr>
          <w:b/>
          <w:bCs/>
        </w:rPr>
      </w:pPr>
      <w:r w:rsidRPr="00063CD8">
        <w:rPr>
          <w:b/>
          <w:bCs/>
        </w:rPr>
        <w:t>AUTHOR LIST: Authors need to be listed in the correct order. Make sure you have the first name, last name and middle initial, select to max. of 15, then add et al.</w:t>
      </w:r>
    </w:p>
    <w:p w14:paraId="63D45A4C" w14:textId="35BD992D" w:rsidR="00500E76" w:rsidRDefault="00500E76" w:rsidP="00500E76">
      <w:r>
        <w:t xml:space="preserve">S. </w:t>
      </w:r>
      <w:commentRangeStart w:id="0"/>
      <w:commentRangeStart w:id="1"/>
      <w:r>
        <w:t>Mason Garrison</w:t>
      </w:r>
      <w:r>
        <w:rPr>
          <w:vertAlign w:val="superscript"/>
        </w:rPr>
        <w:t>1</w:t>
      </w:r>
      <w:r>
        <w:t xml:space="preserve"> </w:t>
      </w:r>
      <w:r w:rsidR="0046331D" w:rsidRPr="0046331D">
        <w:t xml:space="preserve">Michael D. </w:t>
      </w:r>
      <w:r>
        <w:t>Hunter</w:t>
      </w:r>
      <w:r>
        <w:rPr>
          <w:vertAlign w:val="superscript"/>
        </w:rPr>
        <w:t>2</w:t>
      </w:r>
      <w:r>
        <w:t>, Ken R. Smith</w:t>
      </w:r>
      <w:r>
        <w:rPr>
          <w:vertAlign w:val="superscript"/>
        </w:rPr>
        <w:t>3</w:t>
      </w:r>
      <w:r>
        <w:t xml:space="preserve"> &amp; S. Alexandra Burt</w:t>
      </w:r>
      <w:commentRangeEnd w:id="0"/>
      <w:r>
        <w:rPr>
          <w:rStyle w:val="CommentReference"/>
          <w:sz w:val="24"/>
          <w:szCs w:val="24"/>
          <w:vertAlign w:val="superscript"/>
        </w:rPr>
        <w:commentReference w:id="0"/>
      </w:r>
      <w:commentRangeEnd w:id="1"/>
      <w:r w:rsidR="00944439">
        <w:rPr>
          <w:rStyle w:val="CommentReference"/>
          <w:sz w:val="24"/>
          <w:szCs w:val="24"/>
          <w:vertAlign w:val="superscript"/>
        </w:rPr>
        <w:commentReference w:id="1"/>
      </w:r>
      <w:r>
        <w:rPr>
          <w:vertAlign w:val="superscript"/>
        </w:rPr>
        <w:t>4</w:t>
      </w:r>
    </w:p>
    <w:p w14:paraId="64990F71" w14:textId="77777777" w:rsidR="00500E76" w:rsidRDefault="00500E76" w:rsidP="00500E76">
      <w:pPr>
        <w:rPr>
          <w:b/>
          <w:bCs/>
        </w:rPr>
      </w:pPr>
      <w:r w:rsidRPr="00063CD8">
        <w:rPr>
          <w:b/>
          <w:bCs/>
        </w:rPr>
        <w:t>AFFILIATIONS: Include department/group, University/Institute, City, State and Country e.g. Department of Psychology, University of Chicago, Chicago, Illinois, USA </w:t>
      </w:r>
    </w:p>
    <w:p w14:paraId="5EF2493A" w14:textId="77777777" w:rsidR="00500E76" w:rsidRDefault="00500E76" w:rsidP="00500E76">
      <w:pPr>
        <w:pStyle w:val="ListParagraph"/>
        <w:numPr>
          <w:ilvl w:val="0"/>
          <w:numId w:val="1"/>
        </w:numPr>
      </w:pPr>
      <w:r>
        <w:t>Department of Psychology, Wake Forest University, Winston-Salem, North Carolina, USA</w:t>
      </w:r>
    </w:p>
    <w:p w14:paraId="0FF0147C" w14:textId="77777777" w:rsidR="00500E76" w:rsidRDefault="00500E76" w:rsidP="00500E76">
      <w:pPr>
        <w:pStyle w:val="ListParagraph"/>
        <w:numPr>
          <w:ilvl w:val="0"/>
          <w:numId w:val="1"/>
        </w:numPr>
      </w:pPr>
      <w:r>
        <w:t xml:space="preserve">Department of </w:t>
      </w:r>
      <w:r w:rsidRPr="00596A31">
        <w:t>Human Development and Family Studies</w:t>
      </w:r>
      <w:r>
        <w:t xml:space="preserve">, </w:t>
      </w:r>
      <w:r w:rsidRPr="00596A31">
        <w:t xml:space="preserve">Pennsylvania State University, University Park, </w:t>
      </w:r>
      <w:r w:rsidRPr="00CA3408">
        <w:t>Pennsylvania</w:t>
      </w:r>
      <w:r w:rsidRPr="00596A31">
        <w:t>, USA</w:t>
      </w:r>
    </w:p>
    <w:p w14:paraId="084E876E" w14:textId="265C7561" w:rsidR="00500E76" w:rsidRDefault="00133E48" w:rsidP="00500E76">
      <w:pPr>
        <w:pStyle w:val="ListParagraph"/>
        <w:numPr>
          <w:ilvl w:val="0"/>
          <w:numId w:val="1"/>
        </w:numPr>
      </w:pPr>
      <w:r w:rsidRPr="00133E48">
        <w:t>Department of Family &amp; Consumer Studies</w:t>
      </w:r>
      <w:r w:rsidR="00CE7F68">
        <w:t xml:space="preserve"> and Huntsman Cancer Institute</w:t>
      </w:r>
      <w:r>
        <w:t xml:space="preserve">, </w:t>
      </w:r>
      <w:r w:rsidR="00500E76">
        <w:t>University of Utah, Salt Lake City, Utah, USA</w:t>
      </w:r>
    </w:p>
    <w:p w14:paraId="47AE4B25" w14:textId="77777777" w:rsidR="00500E76" w:rsidRPr="005772D9" w:rsidRDefault="00500E76" w:rsidP="00500E76">
      <w:pPr>
        <w:pStyle w:val="ListParagraph"/>
        <w:numPr>
          <w:ilvl w:val="0"/>
          <w:numId w:val="1"/>
        </w:numPr>
      </w:pPr>
      <w:r w:rsidRPr="005772D9">
        <w:t>Department of Psychology, Michigan State University, East Lansing, Michigan, USA</w:t>
      </w:r>
    </w:p>
    <w:p w14:paraId="0485AF86" w14:textId="77777777" w:rsidR="00500E76" w:rsidRDefault="00500E76" w:rsidP="00500E76">
      <w:r w:rsidRPr="001D602E">
        <w:rPr>
          <w:b/>
          <w:bCs/>
        </w:rPr>
        <w:t>KEYWORDS: Up to 5 key words.</w:t>
      </w:r>
    </w:p>
    <w:p w14:paraId="17AB5C6F" w14:textId="07BE5EAF" w:rsidR="00500E76" w:rsidRPr="001D602E" w:rsidRDefault="00500E76" w:rsidP="00500E76">
      <w:r>
        <w:t>Temporal change, pedigree data, genetic effects, longevity</w:t>
      </w:r>
      <w:r w:rsidR="00CE7F68">
        <w:t>, cohort effects</w:t>
      </w:r>
      <w:r>
        <w:t xml:space="preserve">  </w:t>
      </w:r>
    </w:p>
    <w:p w14:paraId="2405BD02" w14:textId="77777777" w:rsidR="00500E76" w:rsidRPr="001D602E" w:rsidRDefault="00500E76" w:rsidP="00500E76">
      <w:pPr>
        <w:spacing w:after="120" w:line="240" w:lineRule="auto"/>
        <w:rPr>
          <w:rFonts w:cs="Arial"/>
          <w:b/>
          <w:bCs/>
        </w:rPr>
      </w:pPr>
      <w:r w:rsidRPr="001D602E">
        <w:rPr>
          <w:b/>
          <w:bCs/>
        </w:rPr>
        <w:t>ABSTRACT: Abstracts are limited to 250 words, including citations and references</w:t>
      </w:r>
    </w:p>
    <w:p w14:paraId="0B30AF6D" w14:textId="65CF0F7D" w:rsidR="00500E76" w:rsidRDefault="00500E76" w:rsidP="00500E76">
      <w:pPr>
        <w:spacing w:after="120" w:line="240" w:lineRule="auto"/>
        <w:rPr>
          <w:rFonts w:eastAsia="Times New Roman" w:cs="Arial"/>
          <w:color w:val="000000"/>
        </w:rPr>
      </w:pPr>
      <w:commentRangeStart w:id="2"/>
      <w:r>
        <w:rPr>
          <w:rFonts w:cs="Arial"/>
        </w:rPr>
        <w:t>Studies 1 and 2</w:t>
      </w:r>
      <w:r>
        <w:t xml:space="preserve"> </w:t>
      </w:r>
      <w:commentRangeEnd w:id="2"/>
      <w:r w:rsidR="00CE7F68">
        <w:rPr>
          <w:rStyle w:val="CommentReference"/>
          <w:sz w:val="24"/>
          <w:szCs w:val="24"/>
        </w:rPr>
        <w:commentReference w:id="2"/>
      </w:r>
      <w:r>
        <w:t xml:space="preserve">evaluated temporal influences on heritability estimates from meta-analytic and raw twin data. Despite employing different methods in non-overlapping samples with different </w:t>
      </w:r>
      <w:r w:rsidRPr="00AB54BE">
        <w:rPr>
          <w:rFonts w:ascii="Aptos" w:hAnsi="Aptos"/>
        </w:rPr>
        <w:t xml:space="preserve">types of twin data, both studies identified temporal </w:t>
      </w:r>
      <w:del w:id="3" w:author="Garrison, Mason" w:date="2026-02-10T14:25:00Z" w16du:dateUtc="2026-02-10T19:25:00Z">
        <w:r w:rsidRPr="00AB54BE" w:rsidDel="00EF0938">
          <w:rPr>
            <w:rFonts w:ascii="Aptos" w:hAnsi="Aptos"/>
          </w:rPr>
          <w:delText xml:space="preserve">declines </w:delText>
        </w:r>
      </w:del>
      <w:ins w:id="4" w:author="Garrison, Mason" w:date="2026-02-10T14:25:00Z" w16du:dateUtc="2026-02-10T19:25:00Z">
        <w:r w:rsidR="00EF0938">
          <w:rPr>
            <w:rFonts w:ascii="Aptos" w:hAnsi="Aptos"/>
          </w:rPr>
          <w:t>changes</w:t>
        </w:r>
        <w:r w:rsidR="00EF0938" w:rsidRPr="00AB54BE">
          <w:rPr>
            <w:rFonts w:ascii="Aptos" w:hAnsi="Aptos"/>
          </w:rPr>
          <w:t xml:space="preserve"> </w:t>
        </w:r>
      </w:ins>
      <w:r w:rsidRPr="00AB54BE">
        <w:rPr>
          <w:rFonts w:ascii="Aptos" w:hAnsi="Aptos"/>
        </w:rPr>
        <w:t xml:space="preserve">in genetic estimates of at least .03 per decade. Although our confidence is buoyed by this constructive replication, </w:t>
      </w:r>
      <w:r w:rsidRPr="00CA3408">
        <w:rPr>
          <w:rFonts w:ascii="Aptos" w:hAnsi="Aptos"/>
        </w:rPr>
        <w:t>the decline in heritability estimates could be specific to twin designs or to the most recent historical epoch</w:t>
      </w:r>
      <w:r w:rsidRPr="00AB54BE">
        <w:rPr>
          <w:rFonts w:ascii="Aptos" w:hAnsi="Aptos"/>
        </w:rPr>
        <w:t xml:space="preserve">. For Study 3, we thus sought to clarify whether the pattern of </w:t>
      </w:r>
      <w:del w:id="5" w:author="Garrison, Mason" w:date="2026-02-10T14:26:00Z" w16du:dateUtc="2026-02-10T19:26:00Z">
        <w:r w:rsidRPr="00AB54BE" w:rsidDel="00EF0938">
          <w:rPr>
            <w:rFonts w:ascii="Aptos" w:hAnsi="Aptos"/>
          </w:rPr>
          <w:delText xml:space="preserve">declining </w:delText>
        </w:r>
      </w:del>
      <w:ins w:id="6" w:author="Garrison, Mason" w:date="2026-02-10T14:26:00Z" w16du:dateUtc="2026-02-10T19:26:00Z">
        <w:r w:rsidR="00EF0938">
          <w:rPr>
            <w:rFonts w:ascii="Aptos" w:hAnsi="Aptos"/>
          </w:rPr>
          <w:t>changing</w:t>
        </w:r>
        <w:r w:rsidR="00EF0938" w:rsidRPr="00AB54BE">
          <w:rPr>
            <w:rFonts w:ascii="Aptos" w:hAnsi="Aptos"/>
          </w:rPr>
          <w:t xml:space="preserve"> </w:t>
        </w:r>
      </w:ins>
      <w:r w:rsidRPr="00AB54BE">
        <w:rPr>
          <w:rFonts w:ascii="Aptos" w:hAnsi="Aptos"/>
        </w:rPr>
        <w:t xml:space="preserve">heritability estimates might extend to an extended pedigree sample with 5 generations of kinship pairs dating back three centuries: </w:t>
      </w:r>
      <w:r w:rsidRPr="00AB54BE">
        <w:rPr>
          <w:rFonts w:ascii="Aptos" w:hAnsi="Aptos" w:cs="Times New Roman"/>
          <w:color w:val="000000"/>
        </w:rPr>
        <w:t>the Utah Population Database (UPDB)</w:t>
      </w:r>
      <w:r w:rsidRPr="00AB54BE">
        <w:rPr>
          <w:rFonts w:ascii="Aptos" w:hAnsi="Aptos"/>
        </w:rPr>
        <w:t xml:space="preserve">. The UPDB includes </w:t>
      </w:r>
      <w:r w:rsidRPr="00AB54BE">
        <w:rPr>
          <w:rFonts w:ascii="Aptos" w:hAnsi="Aptos" w:cs="Times New Roman"/>
          <w:color w:val="000000"/>
        </w:rPr>
        <w:t xml:space="preserve">1,018,929 deceased individuals born between 1700 and 1925, with </w:t>
      </w:r>
      <w:r w:rsidRPr="00AB54BE">
        <w:rPr>
          <w:rFonts w:ascii="Aptos" w:eastAsia="Times New Roman" w:hAnsi="Aptos" w:cs="Times New Roman"/>
        </w:rPr>
        <w:t>176,348,110</w:t>
      </w:r>
      <w:r w:rsidRPr="00AB54BE">
        <w:rPr>
          <w:rFonts w:ascii="Aptos" w:hAnsi="Aptos" w:cs="Times New Roman"/>
        </w:rPr>
        <w:t xml:space="preserve"> unique </w:t>
      </w:r>
      <w:r w:rsidRPr="00AB54BE">
        <w:rPr>
          <w:rFonts w:ascii="Aptos" w:hAnsi="Aptos" w:cs="Times New Roman"/>
          <w:color w:val="000000"/>
        </w:rPr>
        <w:t xml:space="preserve">kinship links amongst them. </w:t>
      </w:r>
      <w:r w:rsidRPr="00CA3408">
        <w:rPr>
          <w:rFonts w:ascii="Aptos" w:hAnsi="Aptos" w:cs="Times New Roman"/>
          <w:color w:val="000000"/>
        </w:rPr>
        <w:t xml:space="preserve">Because formal models for temporal moderation of heritability in pedigree data do not yet exist, we conducted an indirect test by evaluating whether kinship similarity </w:t>
      </w:r>
      <w:commentRangeStart w:id="7"/>
      <w:r w:rsidRPr="00CA3408">
        <w:rPr>
          <w:rFonts w:ascii="Aptos" w:hAnsi="Aptos" w:cs="Times New Roman"/>
          <w:color w:val="000000"/>
        </w:rPr>
        <w:t>varied by century of birth</w:t>
      </w:r>
      <w:commentRangeEnd w:id="7"/>
      <w:r w:rsidR="00CE7F68" w:rsidRPr="00CA3408">
        <w:rPr>
          <w:rStyle w:val="CommentReference"/>
          <w:rFonts w:ascii="Aptos" w:hAnsi="Aptos" w:cs="Times New Roman"/>
          <w:color w:val="000000"/>
          <w:sz w:val="24"/>
          <w:szCs w:val="24"/>
        </w:rPr>
        <w:commentReference w:id="7"/>
      </w:r>
      <w:r w:rsidRPr="00CA3408">
        <w:rPr>
          <w:rFonts w:ascii="Aptos" w:hAnsi="Aptos" w:cs="Times New Roman"/>
          <w:color w:val="000000"/>
        </w:rPr>
        <w:t>.</w:t>
      </w:r>
      <w:r w:rsidRPr="00AB54BE">
        <w:rPr>
          <w:rFonts w:ascii="Aptos" w:hAnsi="Aptos" w:cs="Times New Roman"/>
          <w:color w:val="000000"/>
        </w:rPr>
        <w:t xml:space="preserve"> The similarity of first-degree relatives varied minimally (but significantly, a consequence of the very large N) depending on their century of birth. </w:t>
      </w:r>
      <w:r w:rsidRPr="00CA3408">
        <w:rPr>
          <w:rFonts w:ascii="Aptos" w:hAnsi="Aptos" w:cs="Times New Roman"/>
          <w:color w:val="000000"/>
        </w:rPr>
        <w:t xml:space="preserve">In contrast, second- through fifth-degree relatives were substantially more similar when both were born in the 20th century, with </w:t>
      </w:r>
      <w:commentRangeStart w:id="8"/>
      <w:r w:rsidRPr="00CA3408">
        <w:rPr>
          <w:rFonts w:ascii="Aptos" w:hAnsi="Aptos" w:cs="Times New Roman"/>
          <w:color w:val="000000"/>
        </w:rPr>
        <w:t>correlations approximately double those of pairs born prior to the 20th century.</w:t>
      </w:r>
      <w:r w:rsidRPr="00AB54BE">
        <w:rPr>
          <w:rFonts w:ascii="Aptos" w:hAnsi="Aptos" w:cs="Times New Roman"/>
          <w:color w:val="000000"/>
        </w:rPr>
        <w:t xml:space="preserve"> </w:t>
      </w:r>
      <w:commentRangeEnd w:id="8"/>
      <w:r w:rsidR="00CE7F68">
        <w:rPr>
          <w:rStyle w:val="CommentReference"/>
          <w:rFonts w:ascii="Aptos" w:hAnsi="Aptos" w:cs="Times New Roman"/>
          <w:color w:val="000000"/>
          <w:sz w:val="24"/>
          <w:szCs w:val="24"/>
        </w:rPr>
        <w:commentReference w:id="8"/>
      </w:r>
      <w:r>
        <w:rPr>
          <w:rFonts w:ascii="Aptos" w:hAnsi="Aptos" w:cs="Times New Roman"/>
          <w:color w:val="000000"/>
        </w:rPr>
        <w:t xml:space="preserve">Preliminary </w:t>
      </w:r>
      <w:r w:rsidRPr="00CA3408">
        <w:rPr>
          <w:rFonts w:ascii="Aptos" w:hAnsi="Aptos" w:cs="Times New Roman"/>
          <w:color w:val="000000"/>
        </w:rPr>
        <w:t>Falconer-inspired analyses showed the same pattern, estimating heritability</w:t>
      </w:r>
      <w:r w:rsidRPr="00AB54BE">
        <w:rPr>
          <w:rFonts w:ascii="Aptos" w:hAnsi="Aptos" w:cs="Times New Roman"/>
          <w:color w:val="000000"/>
        </w:rPr>
        <w:t xml:space="preserve"> at </w:t>
      </w:r>
      <w:r w:rsidRPr="000F3D56">
        <w:rPr>
          <w:rFonts w:ascii="Aptos" w:hAnsi="Aptos" w:cs="Times New Roman"/>
          <w:color w:val="000000"/>
        </w:rPr>
        <w:t>22% in the 20</w:t>
      </w:r>
      <w:r w:rsidRPr="000F3D56">
        <w:rPr>
          <w:rFonts w:ascii="Aptos" w:hAnsi="Aptos" w:cs="Times New Roman"/>
          <w:color w:val="000000"/>
          <w:vertAlign w:val="superscript"/>
        </w:rPr>
        <w:t>th</w:t>
      </w:r>
      <w:r w:rsidRPr="000F3D56">
        <w:rPr>
          <w:rFonts w:ascii="Aptos" w:hAnsi="Aptos" w:cs="Times New Roman"/>
          <w:color w:val="000000"/>
        </w:rPr>
        <w:t xml:space="preserve"> century but 27% prior to the 20</w:t>
      </w:r>
      <w:r w:rsidRPr="000F3D56">
        <w:rPr>
          <w:rFonts w:ascii="Aptos" w:hAnsi="Aptos" w:cs="Times New Roman"/>
          <w:color w:val="000000"/>
          <w:vertAlign w:val="superscript"/>
        </w:rPr>
        <w:t>th</w:t>
      </w:r>
      <w:r w:rsidRPr="000F3D56">
        <w:rPr>
          <w:rFonts w:ascii="Aptos" w:hAnsi="Aptos" w:cs="Times New Roman"/>
          <w:color w:val="000000"/>
        </w:rPr>
        <w:t xml:space="preserve"> century.</w:t>
      </w:r>
      <w:r w:rsidRPr="00AB54BE">
        <w:rPr>
          <w:rFonts w:ascii="Aptos" w:hAnsi="Aptos" w:cs="Times New Roman"/>
          <w:color w:val="000000"/>
        </w:rPr>
        <w:t xml:space="preserve"> Such results </w:t>
      </w:r>
      <w:r>
        <w:rPr>
          <w:rFonts w:ascii="Aptos" w:hAnsi="Aptos" w:cs="Times New Roman"/>
          <w:color w:val="000000"/>
        </w:rPr>
        <w:t>offer strong additional support for</w:t>
      </w:r>
      <w:r w:rsidRPr="00AB54BE">
        <w:rPr>
          <w:rFonts w:ascii="Aptos" w:hAnsi="Aptos" w:cs="Times New Roman"/>
          <w:color w:val="000000"/>
        </w:rPr>
        <w:t xml:space="preserve"> </w:t>
      </w:r>
      <w:r>
        <w:rPr>
          <w:rFonts w:ascii="Aptos" w:hAnsi="Aptos" w:cs="Times New Roman"/>
          <w:color w:val="000000"/>
        </w:rPr>
        <w:t xml:space="preserve">temporal </w:t>
      </w:r>
      <w:del w:id="9" w:author="Garrison, Mason" w:date="2026-02-10T14:25:00Z" w16du:dateUtc="2026-02-10T19:25:00Z">
        <w:r w:rsidDel="00EF0938">
          <w:rPr>
            <w:rFonts w:ascii="Aptos" w:hAnsi="Aptos" w:cs="Times New Roman"/>
            <w:color w:val="000000"/>
          </w:rPr>
          <w:delText xml:space="preserve">declines </w:delText>
        </w:r>
      </w:del>
      <w:ins w:id="10" w:author="Garrison, Mason" w:date="2026-02-10T14:25:00Z" w16du:dateUtc="2026-02-10T19:25:00Z">
        <w:r w:rsidR="00EF0938">
          <w:rPr>
            <w:rFonts w:ascii="Aptos" w:hAnsi="Aptos" w:cs="Times New Roman"/>
            <w:color w:val="000000"/>
          </w:rPr>
          <w:t>changes</w:t>
        </w:r>
        <w:r w:rsidR="00EF0938">
          <w:rPr>
            <w:rFonts w:ascii="Aptos" w:hAnsi="Aptos" w:cs="Times New Roman"/>
            <w:color w:val="000000"/>
          </w:rPr>
          <w:t xml:space="preserve"> </w:t>
        </w:r>
      </w:ins>
      <w:r>
        <w:rPr>
          <w:rFonts w:ascii="Aptos" w:hAnsi="Aptos" w:cs="Times New Roman"/>
          <w:color w:val="000000"/>
        </w:rPr>
        <w:t xml:space="preserve">in </w:t>
      </w:r>
      <w:commentRangeStart w:id="11"/>
      <w:r>
        <w:rPr>
          <w:rFonts w:ascii="Aptos" w:hAnsi="Aptos" w:cs="Times New Roman"/>
          <w:color w:val="000000"/>
        </w:rPr>
        <w:t>heritability</w:t>
      </w:r>
      <w:commentRangeEnd w:id="11"/>
      <w:r w:rsidR="00CE7F68" w:rsidRPr="00AB54BE">
        <w:rPr>
          <w:rStyle w:val="CommentReference"/>
          <w:rFonts w:ascii="Aptos" w:hAnsi="Aptos" w:cs="Times New Roman"/>
          <w:color w:val="000000"/>
          <w:sz w:val="24"/>
          <w:szCs w:val="24"/>
        </w:rPr>
        <w:commentReference w:id="11"/>
      </w:r>
      <w:commentRangeStart w:id="12"/>
      <w:r w:rsidRPr="00AB54BE">
        <w:rPr>
          <w:rFonts w:ascii="Aptos" w:hAnsi="Aptos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</w:t>
      </w:r>
      <w:commentRangeEnd w:id="12"/>
      <w:r>
        <w:rPr>
          <w:rStyle w:val="CommentReference"/>
          <w:rFonts w:eastAsia="Times New Roman" w:cs="Arial"/>
          <w:color w:val="000000"/>
          <w:sz w:val="24"/>
          <w:szCs w:val="24"/>
        </w:rPr>
        <w:commentReference w:id="12"/>
      </w:r>
    </w:p>
    <w:p w14:paraId="65C696D4" w14:textId="7B36FE25" w:rsidR="00500E76" w:rsidRDefault="00500E76" w:rsidP="00500E76">
      <w:pPr>
        <w:rPr>
          <w:rFonts w:cs="Arial"/>
          <w:b/>
          <w:bCs/>
          <w:color w:val="EE0000"/>
        </w:rPr>
      </w:pPr>
    </w:p>
    <w:sectPr w:rsidR="00500E76" w:rsidSect="00500E76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urt, Alex" w:date="2026-01-29T11:12:00Z" w:initials="AB">
    <w:p w14:paraId="0E951FA1" w14:textId="77777777" w:rsidR="00500E76" w:rsidRDefault="00500E76" w:rsidP="00AB7EE2">
      <w:pPr>
        <w:pStyle w:val="CommentText"/>
      </w:pPr>
      <w:r>
        <w:rPr>
          <w:rStyle w:val="CommentReference"/>
        </w:rPr>
        <w:annotationRef/>
      </w:r>
      <w:r>
        <w:t>Add Mike?</w:t>
      </w:r>
    </w:p>
  </w:comment>
  <w:comment w:id="1" w:author="Garrison, Mason" w:date="2026-02-06T12:21:00Z" w:initials="MG">
    <w:p w14:paraId="09EB2A73" w14:textId="77777777" w:rsidR="00500E76" w:rsidRDefault="00500E76" w:rsidP="005D6537">
      <w:pPr>
        <w:pStyle w:val="CommentText"/>
      </w:pPr>
      <w:r>
        <w:rPr>
          <w:rStyle w:val="CommentReference"/>
        </w:rPr>
        <w:annotationRef/>
      </w:r>
      <w:r>
        <w:t>Good idea and Ken</w:t>
      </w:r>
    </w:p>
  </w:comment>
  <w:comment w:id="2" w:author="Ken Smith" w:date="2026-02-08T22:28:00Z" w:initials="KS">
    <w:p w14:paraId="2D430AE2" w14:textId="741952FA" w:rsidR="00CE7F68" w:rsidRDefault="00CE7F68">
      <w:pPr>
        <w:pStyle w:val="CommentText"/>
      </w:pPr>
      <w:r>
        <w:rPr>
          <w:rStyle w:val="CommentReference"/>
        </w:rPr>
        <w:annotationRef/>
      </w:r>
      <w:r>
        <w:t>Since Alex is organizing this, this reference to studies 1 and 2 may make sense – but if not, it may not be clear what these mean.</w:t>
      </w:r>
    </w:p>
  </w:comment>
  <w:comment w:id="7" w:author="Ken Smith" w:date="2026-02-08T22:30:00Z" w:initials="KS">
    <w:p w14:paraId="0A912A66" w14:textId="524B4806" w:rsidR="00CE7F68" w:rsidRDefault="00CE7F68">
      <w:pPr>
        <w:pStyle w:val="CommentText"/>
      </w:pPr>
      <w:r>
        <w:rPr>
          <w:rStyle w:val="CommentReference"/>
        </w:rPr>
        <w:annotationRef/>
      </w:r>
      <w:r>
        <w:t>Is the time resolution at the century level?  Is that to keep numbers high for each century?</w:t>
      </w:r>
    </w:p>
  </w:comment>
  <w:comment w:id="8" w:author="Ken Smith" w:date="2026-02-08T22:33:00Z" w:initials="KS">
    <w:p w14:paraId="74FE395A" w14:textId="01777795" w:rsidR="00CE7F68" w:rsidRDefault="00CE7F68">
      <w:pPr>
        <w:pStyle w:val="CommentText"/>
      </w:pPr>
      <w:r>
        <w:rPr>
          <w:rStyle w:val="CommentReference"/>
        </w:rPr>
        <w:annotationRef/>
      </w:r>
      <w:r>
        <w:t>WHat do you think the mechanisms are that driving this?  Improved quality of life such that genetic effects reveal themselves more in the 20</w:t>
      </w:r>
      <w:r w:rsidRPr="00CE7F68">
        <w:rPr>
          <w:vertAlign w:val="superscript"/>
        </w:rPr>
        <w:t>th</w:t>
      </w:r>
      <w:r>
        <w:t xml:space="preserve"> C?  Though that should affect the h2 for FDRs too.</w:t>
      </w:r>
    </w:p>
  </w:comment>
  <w:comment w:id="11" w:author="Ken Smith" w:date="2026-02-08T22:36:00Z" w:initials="KS">
    <w:p w14:paraId="5F335051" w14:textId="793F5714" w:rsidR="00CE7F68" w:rsidRDefault="00CE7F68">
      <w:pPr>
        <w:pStyle w:val="CommentText"/>
      </w:pPr>
      <w:r>
        <w:rPr>
          <w:rStyle w:val="CommentReference"/>
        </w:rPr>
        <w:annotationRef/>
      </w:r>
      <w:r>
        <w:t xml:space="preserve">Not for this paper but it would be interesting to understand how declines in fertility (and </w:t>
      </w:r>
      <w:r w:rsidR="001C2FD6">
        <w:t>maternal mortality) over such long periods may affect heritablility of longevity.  If present trends persist and the proportion of people bearing any children declines, then how might heritability be affected?</w:t>
      </w:r>
    </w:p>
  </w:comment>
  <w:comment w:id="12" w:author="Burt, Alex" w:date="2026-01-29T11:10:00Z" w:initials="AB">
    <w:p w14:paraId="1DC831C8" w14:textId="77777777" w:rsidR="00500E76" w:rsidRDefault="00500E76" w:rsidP="00500E76">
      <w:pPr>
        <w:pStyle w:val="CommentText"/>
      </w:pPr>
      <w:r>
        <w:rPr>
          <w:rStyle w:val="CommentReference"/>
        </w:rPr>
        <w:annotationRef/>
      </w:r>
      <w:r>
        <w:t>A few analytic things to do (prior to the conference; we can probably get away without them for now):</w:t>
      </w:r>
    </w:p>
    <w:p w14:paraId="242A7B62" w14:textId="77777777" w:rsidR="00500E76" w:rsidRDefault="00500E76" w:rsidP="00500E76">
      <w:pPr>
        <w:pStyle w:val="CommentText"/>
      </w:pPr>
    </w:p>
    <w:p w14:paraId="0CCC1B26" w14:textId="77777777" w:rsidR="00500E76" w:rsidRDefault="00500E76" w:rsidP="00500E76">
      <w:pPr>
        <w:pStyle w:val="CommentText"/>
        <w:numPr>
          <w:ilvl w:val="0"/>
          <w:numId w:val="2"/>
        </w:numPr>
      </w:pPr>
      <w:r>
        <w:t>Compute the ICCs directly (rather than relying on my weighted estimates)</w:t>
      </w:r>
    </w:p>
    <w:p w14:paraId="0D3A2B4B" w14:textId="77777777" w:rsidR="00500E76" w:rsidRDefault="00500E76" w:rsidP="00500E76">
      <w:pPr>
        <w:pStyle w:val="CommentText"/>
        <w:numPr>
          <w:ilvl w:val="0"/>
          <w:numId w:val="2"/>
        </w:numPr>
      </w:pPr>
      <w:r>
        <w:rPr>
          <w:color w:val="000000"/>
        </w:rPr>
        <w:t xml:space="preserve">We should confirm that the finding persists when restricting analyses to dyads in which both members reached 50 years of age.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951FA1" w15:done="0"/>
  <w15:commentEx w15:paraId="09EB2A73" w15:paraIdParent="0E951FA1" w15:done="0"/>
  <w15:commentEx w15:paraId="2D430AE2" w15:done="0"/>
  <w15:commentEx w15:paraId="0A912A66" w15:done="0"/>
  <w15:commentEx w15:paraId="74FE395A" w15:done="0"/>
  <w15:commentEx w15:paraId="5F335051" w15:done="0"/>
  <w15:commentEx w15:paraId="0D3A2B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284B77" w16cex:dateUtc="2026-01-29T16:12:00Z"/>
  <w16cex:commentExtensible w16cex:durableId="6798BC81" w16cex:dateUtc="2026-02-06T17:21:00Z"/>
  <w16cex:commentExtensible w16cex:durableId="031DAC46" w16cex:dateUtc="2026-01-29T16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951FA1" w16cid:durableId="5D284B77"/>
  <w16cid:commentId w16cid:paraId="09EB2A73" w16cid:durableId="6798BC81"/>
  <w16cid:commentId w16cid:paraId="2D430AE2" w16cid:durableId="2D338C74"/>
  <w16cid:commentId w16cid:paraId="0A912A66" w16cid:durableId="2D338CF8"/>
  <w16cid:commentId w16cid:paraId="74FE395A" w16cid:durableId="2D338DAF"/>
  <w16cid:commentId w16cid:paraId="5F335051" w16cid:durableId="2D338E58"/>
  <w16cid:commentId w16cid:paraId="0D3A2B4B" w16cid:durableId="031DAC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B0A1B" w14:textId="77777777" w:rsidR="006A635F" w:rsidRDefault="006A635F" w:rsidP="00500E76">
      <w:pPr>
        <w:spacing w:after="0" w:line="240" w:lineRule="auto"/>
      </w:pPr>
      <w:r>
        <w:separator/>
      </w:r>
    </w:p>
  </w:endnote>
  <w:endnote w:type="continuationSeparator" w:id="0">
    <w:p w14:paraId="2D476A19" w14:textId="77777777" w:rsidR="006A635F" w:rsidRDefault="006A635F" w:rsidP="00500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6BE6" w14:textId="77777777" w:rsidR="006A635F" w:rsidRDefault="006A635F" w:rsidP="00500E76">
      <w:pPr>
        <w:spacing w:after="0" w:line="240" w:lineRule="auto"/>
      </w:pPr>
      <w:r>
        <w:separator/>
      </w:r>
    </w:p>
  </w:footnote>
  <w:footnote w:type="continuationSeparator" w:id="0">
    <w:p w14:paraId="248EE8E8" w14:textId="77777777" w:rsidR="006A635F" w:rsidRDefault="006A635F" w:rsidP="00500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32CA"/>
    <w:multiLevelType w:val="hybridMultilevel"/>
    <w:tmpl w:val="3F1A3826"/>
    <w:lvl w:ilvl="0" w:tplc="6CE4C066">
      <w:start w:val="1"/>
      <w:numFmt w:val="decimal"/>
      <w:lvlText w:val="%1)"/>
      <w:lvlJc w:val="left"/>
      <w:pPr>
        <w:ind w:left="1020" w:hanging="360"/>
      </w:pPr>
    </w:lvl>
    <w:lvl w:ilvl="1" w:tplc="A1A6CD34">
      <w:start w:val="1"/>
      <w:numFmt w:val="decimal"/>
      <w:lvlText w:val="%2)"/>
      <w:lvlJc w:val="left"/>
      <w:pPr>
        <w:ind w:left="1020" w:hanging="360"/>
      </w:pPr>
    </w:lvl>
    <w:lvl w:ilvl="2" w:tplc="D540B640">
      <w:start w:val="1"/>
      <w:numFmt w:val="decimal"/>
      <w:lvlText w:val="%3)"/>
      <w:lvlJc w:val="left"/>
      <w:pPr>
        <w:ind w:left="1020" w:hanging="360"/>
      </w:pPr>
    </w:lvl>
    <w:lvl w:ilvl="3" w:tplc="5AECA8C0">
      <w:start w:val="1"/>
      <w:numFmt w:val="decimal"/>
      <w:lvlText w:val="%4)"/>
      <w:lvlJc w:val="left"/>
      <w:pPr>
        <w:ind w:left="1020" w:hanging="360"/>
      </w:pPr>
    </w:lvl>
    <w:lvl w:ilvl="4" w:tplc="72FA5CD4">
      <w:start w:val="1"/>
      <w:numFmt w:val="decimal"/>
      <w:lvlText w:val="%5)"/>
      <w:lvlJc w:val="left"/>
      <w:pPr>
        <w:ind w:left="1020" w:hanging="360"/>
      </w:pPr>
    </w:lvl>
    <w:lvl w:ilvl="5" w:tplc="C5B0A5F2">
      <w:start w:val="1"/>
      <w:numFmt w:val="decimal"/>
      <w:lvlText w:val="%6)"/>
      <w:lvlJc w:val="left"/>
      <w:pPr>
        <w:ind w:left="1020" w:hanging="360"/>
      </w:pPr>
    </w:lvl>
    <w:lvl w:ilvl="6" w:tplc="BE3A2A64">
      <w:start w:val="1"/>
      <w:numFmt w:val="decimal"/>
      <w:lvlText w:val="%7)"/>
      <w:lvlJc w:val="left"/>
      <w:pPr>
        <w:ind w:left="1020" w:hanging="360"/>
      </w:pPr>
    </w:lvl>
    <w:lvl w:ilvl="7" w:tplc="BA34E128">
      <w:start w:val="1"/>
      <w:numFmt w:val="decimal"/>
      <w:lvlText w:val="%8)"/>
      <w:lvlJc w:val="left"/>
      <w:pPr>
        <w:ind w:left="1020" w:hanging="360"/>
      </w:pPr>
    </w:lvl>
    <w:lvl w:ilvl="8" w:tplc="3D9ABB98">
      <w:start w:val="1"/>
      <w:numFmt w:val="decimal"/>
      <w:lvlText w:val="%9)"/>
      <w:lvlJc w:val="left"/>
      <w:pPr>
        <w:ind w:left="1020" w:hanging="360"/>
      </w:pPr>
    </w:lvl>
  </w:abstractNum>
  <w:abstractNum w:abstractNumId="1" w15:restartNumberingAfterBreak="0">
    <w:nsid w:val="54520438"/>
    <w:multiLevelType w:val="hybridMultilevel"/>
    <w:tmpl w:val="CC567A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635794">
    <w:abstractNumId w:val="1"/>
  </w:num>
  <w:num w:numId="2" w16cid:durableId="18439362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rt, Alex">
    <w15:presenceInfo w15:providerId="AD" w15:userId="S::burts@msu.edu::d770de37-028c-4d36-9321-83c8a27d67cc"/>
  </w15:person>
  <w15:person w15:author="Garrison, Mason">
    <w15:presenceInfo w15:providerId="AD" w15:userId="S::garrissm@wfu.edu::3ca058d0-e043-4a23-87e6-13a3b5751ab3"/>
  </w15:person>
  <w15:person w15:author="Ken Smith">
    <w15:presenceInfo w15:providerId="AD" w15:userId="S-1-5-21-1599696121-1964574698-334091239-56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76"/>
    <w:rsid w:val="00103F88"/>
    <w:rsid w:val="00133E48"/>
    <w:rsid w:val="001C2FD6"/>
    <w:rsid w:val="0029252D"/>
    <w:rsid w:val="0046331D"/>
    <w:rsid w:val="004D19E4"/>
    <w:rsid w:val="00500E76"/>
    <w:rsid w:val="005A4D74"/>
    <w:rsid w:val="006A635F"/>
    <w:rsid w:val="007E48EC"/>
    <w:rsid w:val="00932BC3"/>
    <w:rsid w:val="00944439"/>
    <w:rsid w:val="00983F97"/>
    <w:rsid w:val="00CE6816"/>
    <w:rsid w:val="00CE7F68"/>
    <w:rsid w:val="00EF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46F69"/>
  <w15:chartTrackingRefBased/>
  <w15:docId w15:val="{9974CAF4-38A8-4F8F-A65E-8B387B91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E76"/>
  </w:style>
  <w:style w:type="paragraph" w:styleId="Heading1">
    <w:name w:val="heading 1"/>
    <w:basedOn w:val="Normal"/>
    <w:next w:val="Normal"/>
    <w:link w:val="Heading1Char"/>
    <w:uiPriority w:val="9"/>
    <w:qFormat/>
    <w:rsid w:val="0050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E7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00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0E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0E76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0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E76"/>
  </w:style>
  <w:style w:type="paragraph" w:styleId="Footer">
    <w:name w:val="footer"/>
    <w:basedOn w:val="Normal"/>
    <w:link w:val="FooterChar"/>
    <w:uiPriority w:val="99"/>
    <w:unhideWhenUsed/>
    <w:rsid w:val="00500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E76"/>
  </w:style>
  <w:style w:type="paragraph" w:styleId="BalloonText">
    <w:name w:val="Balloon Text"/>
    <w:basedOn w:val="Normal"/>
    <w:link w:val="BalloonTextChar"/>
    <w:uiPriority w:val="99"/>
    <w:semiHidden/>
    <w:unhideWhenUsed/>
    <w:rsid w:val="00CE7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F6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7F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7F6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09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41EC3061F4F4CAE36D3534C0D2B81" ma:contentTypeVersion="6" ma:contentTypeDescription="Create a new document." ma:contentTypeScope="" ma:versionID="78fc5b7372e03711aa74fc3ba30a03c4">
  <xsd:schema xmlns:xsd="http://www.w3.org/2001/XMLSchema" xmlns:xs="http://www.w3.org/2001/XMLSchema" xmlns:p="http://schemas.microsoft.com/office/2006/metadata/properties" xmlns:ns3="f1433cec-91a8-4c73-ba00-6bbecb83012c" targetNamespace="http://schemas.microsoft.com/office/2006/metadata/properties" ma:root="true" ma:fieldsID="45eb65a8e15214d717a81be9e28c9395" ns3:_="">
    <xsd:import namespace="f1433cec-91a8-4c73-ba00-6bbecb8301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33cec-91a8-4c73-ba00-6bbecb830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694B93-3DBC-4F24-ACD7-15F66FB17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433cec-91a8-4c73-ba00-6bbecb830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668126-CD4B-4FF5-B085-B45B0B70DB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BC3471-980A-4E63-B81A-330E688CB8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418</Words>
  <Characters>2430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Garrison, Mason</dc:creator>
  <cp:keywords/>
  <dc:description/>
  <cp:lastModifiedBy>Garrison, Mason</cp:lastModifiedBy>
  <cp:revision>3</cp:revision>
  <dcterms:created xsi:type="dcterms:W3CDTF">2026-02-09T05:41:00Z</dcterms:created>
  <dcterms:modified xsi:type="dcterms:W3CDTF">2026-02-10T20:19:00Z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0x01010063A41EC3061F4F4CAE36D3534C0D2B81</vt:lpwstr>
  </property>
</Properties>
</file>